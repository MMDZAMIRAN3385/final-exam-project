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2D9C1B" w14:textId="1C38C70D" w:rsidR="005234FF" w:rsidRPr="00C1013F" w:rsidRDefault="00C6567F" w:rsidP="00C1013F">
      <w:pPr>
        <w:pStyle w:val="Title"/>
        <w:jc w:val="center"/>
        <w:rPr>
          <w:rtl/>
          <w:lang w:bidi="fa-IR"/>
          <w:rPrChange w:id="0" w:author="ZAMIRAN" w:date="2024-12-25T08:59:00Z" w16du:dateUtc="2024-12-25T16:59:00Z">
            <w:rPr>
              <w:rFonts w:cs="2  Nazanin"/>
              <w:sz w:val="20"/>
              <w:szCs w:val="20"/>
              <w:rtl/>
              <w:lang w:bidi="fa-IR"/>
            </w:rPr>
          </w:rPrChange>
        </w:rPr>
        <w:pPrChange w:id="1" w:author="ZAMIRAN" w:date="2024-12-25T09:00:00Z" w16du:dateUtc="2024-12-25T17:00:00Z">
          <w:pPr>
            <w:jc w:val="center"/>
          </w:pPr>
        </w:pPrChange>
      </w:pPr>
      <w:r w:rsidRPr="00C1013F">
        <w:rPr>
          <w:rFonts w:hint="cs"/>
          <w:rtl/>
          <w:lang w:bidi="fa-IR"/>
          <w:rPrChange w:id="2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>به نام خدا</w:t>
      </w:r>
    </w:p>
    <w:p w14:paraId="289B4DED" w14:textId="3BD12A9B" w:rsidR="00C6567F" w:rsidRPr="00C1013F" w:rsidRDefault="00C6567F" w:rsidP="008732A9">
      <w:pPr>
        <w:jc w:val="right"/>
        <w:rPr>
          <w:ins w:id="3" w:author="ZAMIRAN" w:date="2024-12-25T08:57:00Z" w16du:dateUtc="2024-12-25T16:57:00Z"/>
          <w:rFonts w:cs="Nazanin"/>
          <w:sz w:val="20"/>
          <w:szCs w:val="20"/>
          <w:rtl/>
          <w:lang w:bidi="fa-IR"/>
          <w:rPrChange w:id="4" w:author="ZAMIRAN" w:date="2024-12-25T08:59:00Z" w16du:dateUtc="2024-12-25T16:59:00Z">
            <w:rPr>
              <w:ins w:id="5" w:author="ZAMIRAN" w:date="2024-12-25T08:57:00Z" w16du:dateUtc="2024-12-25T16:57:00Z"/>
              <w:rFonts w:cs="2  Nazanin"/>
              <w:sz w:val="20"/>
              <w:szCs w:val="20"/>
              <w:rtl/>
              <w:lang w:bidi="fa-IR"/>
            </w:rPr>
          </w:rPrChange>
        </w:rPr>
      </w:pPr>
      <w:r w:rsidRPr="00C1013F">
        <w:rPr>
          <w:rFonts w:cs="Nazanin" w:hint="cs"/>
          <w:sz w:val="20"/>
          <w:szCs w:val="20"/>
          <w:rtl/>
          <w:lang w:bidi="fa-IR"/>
          <w:rPrChange w:id="6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موضوع پروژه </w:t>
      </w:r>
      <w:r w:rsidRPr="00C1013F">
        <w:rPr>
          <w:rFonts w:cs="Nazanin" w:hint="cs"/>
          <w:color w:val="FF0000"/>
          <w:sz w:val="20"/>
          <w:szCs w:val="20"/>
          <w:rtl/>
          <w:lang w:bidi="fa-IR"/>
          <w:rPrChange w:id="7" w:author="ZAMIRAN" w:date="2024-12-25T09:00:00Z" w16du:dateUtc="2024-12-25T17:00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: </w:t>
      </w:r>
      <w:r w:rsidRPr="00C1013F">
        <w:rPr>
          <w:rFonts w:cs="Nazanin" w:hint="cs"/>
          <w:sz w:val="20"/>
          <w:szCs w:val="20"/>
          <w:rtl/>
          <w:lang w:bidi="fa-IR"/>
          <w:rPrChange w:id="8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>ساخت یک آرایه ی دو بعدی</w:t>
      </w:r>
    </w:p>
    <w:p w14:paraId="0BCF4174" w14:textId="05EF30C5" w:rsidR="00442DBF" w:rsidRPr="00C1013F" w:rsidRDefault="00442DBF" w:rsidP="008732A9">
      <w:pPr>
        <w:jc w:val="right"/>
        <w:rPr>
          <w:rFonts w:cs="Nazanin"/>
          <w:sz w:val="20"/>
          <w:szCs w:val="20"/>
          <w:rtl/>
          <w:lang w:bidi="fa-IR"/>
          <w:rPrChange w:id="9" w:author="ZAMIRAN" w:date="2024-12-25T08:59:00Z" w16du:dateUtc="2024-12-25T16:59:00Z">
            <w:rPr>
              <w:rFonts w:cs="2  Nazanin"/>
              <w:sz w:val="20"/>
              <w:szCs w:val="20"/>
              <w:rtl/>
              <w:lang w:bidi="fa-IR"/>
            </w:rPr>
          </w:rPrChange>
        </w:rPr>
      </w:pPr>
      <w:ins w:id="10" w:author="ZAMIRAN" w:date="2024-12-25T08:58:00Z" w16du:dateUtc="2024-12-25T16:58:00Z">
        <w:r w:rsidRPr="00C1013F">
          <w:rPr>
            <w:rFonts w:cs="Nazanin" w:hint="cs"/>
            <w:sz w:val="20"/>
            <w:szCs w:val="20"/>
            <w:rtl/>
            <w:lang w:bidi="fa-IR"/>
            <w:rPrChange w:id="11" w:author="ZAMIRAN" w:date="2024-12-25T08:59:00Z" w16du:dateUtc="2024-12-25T16:59:00Z">
              <w:rPr>
                <w:rFonts w:cs="2  Nazanin" w:hint="cs"/>
                <w:sz w:val="20"/>
                <w:szCs w:val="20"/>
                <w:rtl/>
                <w:lang w:bidi="fa-IR"/>
              </w:rPr>
            </w:rPrChange>
          </w:rPr>
          <w:t xml:space="preserve">سازنده </w:t>
        </w:r>
        <w:r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12" w:author="ZAMIRAN" w:date="2024-12-25T09:00:00Z" w16du:dateUtc="2024-12-25T17:00:00Z">
              <w:rPr>
                <w:rFonts w:cs="2  Nazanin" w:hint="cs"/>
                <w:sz w:val="20"/>
                <w:szCs w:val="20"/>
                <w:rtl/>
                <w:lang w:bidi="fa-IR"/>
              </w:rPr>
            </w:rPrChange>
          </w:rPr>
          <w:t xml:space="preserve">: </w:t>
        </w:r>
        <w:r w:rsidRPr="00C1013F">
          <w:rPr>
            <w:rFonts w:cs="Nazanin" w:hint="cs"/>
            <w:sz w:val="20"/>
            <w:szCs w:val="20"/>
            <w:rtl/>
            <w:lang w:bidi="fa-IR"/>
            <w:rPrChange w:id="13" w:author="ZAMIRAN" w:date="2024-12-25T08:59:00Z" w16du:dateUtc="2024-12-25T16:59:00Z">
              <w:rPr>
                <w:rFonts w:cs="2  Nazanin" w:hint="cs"/>
                <w:sz w:val="20"/>
                <w:szCs w:val="20"/>
                <w:rtl/>
                <w:lang w:bidi="fa-IR"/>
              </w:rPr>
            </w:rPrChange>
          </w:rPr>
          <w:t>محمد مهدی زامیران ترم یک مهندسی حرفه ای کامپیوتر</w:t>
        </w:r>
      </w:ins>
    </w:p>
    <w:p w14:paraId="09147BFE" w14:textId="6801A935" w:rsidR="00C6567F" w:rsidRPr="00C1013F" w:rsidRDefault="00C6567F" w:rsidP="008732A9">
      <w:pPr>
        <w:jc w:val="right"/>
        <w:rPr>
          <w:rFonts w:cs="Nazanin"/>
          <w:sz w:val="20"/>
          <w:szCs w:val="20"/>
          <w:rtl/>
          <w:lang w:bidi="fa-IR"/>
          <w:rPrChange w:id="14" w:author="ZAMIRAN" w:date="2024-12-25T08:59:00Z" w16du:dateUtc="2024-12-25T16:59:00Z">
            <w:rPr>
              <w:rFonts w:cs="2  Nazanin"/>
              <w:sz w:val="20"/>
              <w:szCs w:val="20"/>
              <w:rtl/>
              <w:lang w:bidi="fa-IR"/>
            </w:rPr>
          </w:rPrChange>
        </w:rPr>
      </w:pPr>
      <w:r w:rsidRPr="00C1013F">
        <w:rPr>
          <w:rFonts w:cs="Nazanin" w:hint="cs"/>
          <w:sz w:val="20"/>
          <w:szCs w:val="20"/>
          <w:rtl/>
          <w:lang w:bidi="fa-IR"/>
          <w:rPrChange w:id="15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>در این پروژه قصد داریم یک ماتریکس بنویسیم که تعداد ردیف و ستون های آن توسط کاربر به صورت دلخواه مشخص شده و اعداد درون آن به صورت رندوم جاگذاری میشوند</w:t>
      </w:r>
      <w:r w:rsidRPr="00C1013F">
        <w:rPr>
          <w:rFonts w:cs="Nazanin" w:hint="cs"/>
          <w:color w:val="FF0000"/>
          <w:sz w:val="20"/>
          <w:szCs w:val="20"/>
          <w:rtl/>
          <w:lang w:bidi="fa-IR"/>
          <w:rPrChange w:id="16" w:author="ZAMIRAN" w:date="2024-12-25T09:00:00Z" w16du:dateUtc="2024-12-25T17:00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>.</w:t>
      </w:r>
    </w:p>
    <w:p w14:paraId="0ED7BC45" w14:textId="4CF32885" w:rsidR="00C6567F" w:rsidRPr="00C1013F" w:rsidRDefault="008732A9" w:rsidP="008732A9">
      <w:pPr>
        <w:bidi/>
        <w:rPr>
          <w:rFonts w:cs="Nazanin" w:hint="cs"/>
          <w:sz w:val="20"/>
          <w:szCs w:val="20"/>
          <w:rtl/>
          <w:lang w:bidi="fa-IR"/>
          <w:rPrChange w:id="17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</w:pPr>
      <w:r w:rsidRPr="00C1013F">
        <w:rPr>
          <w:rFonts w:cs="Nazanin" w:hint="cs"/>
          <w:sz w:val="20"/>
          <w:szCs w:val="20"/>
          <w:rtl/>
          <w:lang w:bidi="fa-IR"/>
          <w:rPrChange w:id="18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این پروژه در </w:t>
      </w:r>
      <w:r w:rsidRPr="00C1013F">
        <w:rPr>
          <w:rFonts w:cs="Nazanin"/>
          <w:sz w:val="20"/>
          <w:szCs w:val="20"/>
          <w:lang w:bidi="fa-IR"/>
          <w:rPrChange w:id="19" w:author="ZAMIRAN" w:date="2024-12-25T08:59:00Z" w16du:dateUtc="2024-12-25T16:59:00Z">
            <w:rPr>
              <w:rFonts w:cs="2  Nazanin"/>
              <w:sz w:val="20"/>
              <w:szCs w:val="20"/>
              <w:lang w:bidi="fa-IR"/>
            </w:rPr>
          </w:rPrChange>
        </w:rPr>
        <w:t xml:space="preserve">class program </w:t>
      </w:r>
      <w:r w:rsidRPr="00C1013F">
        <w:rPr>
          <w:rFonts w:cs="Nazanin" w:hint="cs"/>
          <w:sz w:val="20"/>
          <w:szCs w:val="20"/>
          <w:rtl/>
          <w:lang w:bidi="fa-IR"/>
          <w:rPrChange w:id="20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 قرار گرفته است و برای جلوه و زیبایی از دستورات </w:t>
      </w:r>
      <w:r w:rsidRPr="00C1013F">
        <w:rPr>
          <w:rFonts w:cs="Nazanin"/>
          <w:sz w:val="20"/>
          <w:szCs w:val="20"/>
          <w:lang w:bidi="fa-IR"/>
          <w:rPrChange w:id="21" w:author="ZAMIRAN" w:date="2024-12-25T08:59:00Z" w16du:dateUtc="2024-12-25T16:59:00Z">
            <w:rPr>
              <w:rFonts w:cs="2  Nazanin"/>
              <w:sz w:val="20"/>
              <w:szCs w:val="20"/>
              <w:lang w:bidi="fa-IR"/>
            </w:rPr>
          </w:rPrChange>
        </w:rPr>
        <w:t>Console.BackgroundColor</w:t>
      </w:r>
      <w:r w:rsidRPr="00C1013F">
        <w:rPr>
          <w:rFonts w:cs="Nazanin" w:hint="cs"/>
          <w:sz w:val="20"/>
          <w:szCs w:val="20"/>
          <w:rtl/>
          <w:lang w:bidi="fa-IR"/>
          <w:rPrChange w:id="22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 و</w:t>
      </w:r>
      <w:r w:rsidRPr="00C1013F">
        <w:rPr>
          <w:rFonts w:cs="Nazanin"/>
          <w:sz w:val="20"/>
          <w:szCs w:val="20"/>
          <w:lang w:bidi="fa-IR"/>
          <w:rPrChange w:id="23" w:author="ZAMIRAN" w:date="2024-12-25T08:59:00Z" w16du:dateUtc="2024-12-25T16:59:00Z">
            <w:rPr>
              <w:rFonts w:cs="2  Nazanin"/>
              <w:sz w:val="20"/>
              <w:szCs w:val="20"/>
              <w:lang w:bidi="fa-IR"/>
            </w:rPr>
          </w:rPrChange>
        </w:rPr>
        <w:t>cosole.Foregroundcolor</w:t>
      </w:r>
      <w:r w:rsidRPr="00C1013F">
        <w:rPr>
          <w:rFonts w:cs="Nazanin"/>
          <w:sz w:val="20"/>
          <w:szCs w:val="20"/>
          <w:rPrChange w:id="24" w:author="ZAMIRAN" w:date="2024-12-25T08:59:00Z" w16du:dateUtc="2024-12-25T16:59:00Z">
            <w:rPr>
              <w:sz w:val="20"/>
              <w:szCs w:val="20"/>
            </w:rPr>
          </w:rPrChange>
        </w:rPr>
        <w:t xml:space="preserve"> </w:t>
      </w:r>
    </w:p>
    <w:p w14:paraId="7DF5A7BB" w14:textId="68F71D1E" w:rsidR="008732A9" w:rsidRPr="00C1013F" w:rsidRDefault="008732A9" w:rsidP="008732A9">
      <w:pPr>
        <w:bidi/>
        <w:rPr>
          <w:rFonts w:cs="Nazanin"/>
          <w:sz w:val="20"/>
          <w:szCs w:val="20"/>
          <w:lang w:bidi="fa-IR"/>
          <w:rPrChange w:id="25" w:author="ZAMIRAN" w:date="2024-12-25T08:59:00Z" w16du:dateUtc="2024-12-25T16:59:00Z">
            <w:rPr>
              <w:rFonts w:cs="2  Nazanin"/>
              <w:sz w:val="20"/>
              <w:szCs w:val="20"/>
              <w:lang w:bidi="fa-IR"/>
            </w:rPr>
          </w:rPrChange>
        </w:rPr>
      </w:pPr>
      <w:r w:rsidRPr="00C1013F">
        <w:rPr>
          <w:rFonts w:cs="Nazanin" w:hint="cs"/>
          <w:sz w:val="20"/>
          <w:szCs w:val="20"/>
          <w:rtl/>
          <w:lang w:bidi="fa-IR"/>
          <w:rPrChange w:id="26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>استفاده شده است که باعث رنگ آمیزی بکگراند برنامه و نوشته های درون برنامه میشوند</w:t>
      </w:r>
      <w:r w:rsidRPr="00C1013F">
        <w:rPr>
          <w:rFonts w:cs="Nazanin" w:hint="cs"/>
          <w:color w:val="FF0000"/>
          <w:sz w:val="20"/>
          <w:szCs w:val="20"/>
          <w:rtl/>
          <w:lang w:bidi="fa-IR"/>
          <w:rPrChange w:id="27" w:author="ZAMIRAN" w:date="2024-12-25T09:00:00Z" w16du:dateUtc="2024-12-25T17:00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>.</w:t>
      </w:r>
    </w:p>
    <w:p w14:paraId="1E25FD4A" w14:textId="6F3B6978" w:rsidR="008732A9" w:rsidRPr="00C1013F" w:rsidDel="00C1013F" w:rsidRDefault="008732A9" w:rsidP="008732A9">
      <w:pPr>
        <w:bidi/>
        <w:rPr>
          <w:del w:id="28" w:author="ZAMIRAN" w:date="2024-12-25T09:00:00Z" w16du:dateUtc="2024-12-25T17:00:00Z"/>
          <w:rFonts w:cs="Nazanin"/>
          <w:sz w:val="20"/>
          <w:szCs w:val="20"/>
          <w:rtl/>
          <w:lang w:bidi="fa-IR"/>
          <w:rPrChange w:id="29" w:author="ZAMIRAN" w:date="2024-12-25T08:59:00Z" w16du:dateUtc="2024-12-25T16:59:00Z">
            <w:rPr>
              <w:del w:id="30" w:author="ZAMIRAN" w:date="2024-12-25T09:00:00Z" w16du:dateUtc="2024-12-25T17:00:00Z"/>
              <w:rFonts w:cs="2  Nazanin"/>
              <w:sz w:val="20"/>
              <w:szCs w:val="20"/>
              <w:rtl/>
              <w:lang w:bidi="fa-IR"/>
            </w:rPr>
          </w:rPrChange>
        </w:rPr>
      </w:pPr>
      <w:r w:rsidRPr="00C1013F">
        <w:rPr>
          <w:rFonts w:cs="Nazanin" w:hint="cs"/>
          <w:sz w:val="20"/>
          <w:szCs w:val="20"/>
          <w:rtl/>
          <w:lang w:bidi="fa-IR"/>
          <w:rPrChange w:id="31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با دستور </w:t>
      </w:r>
      <w:r w:rsidRPr="00C1013F">
        <w:rPr>
          <w:rFonts w:cs="Nazanin"/>
          <w:sz w:val="20"/>
          <w:szCs w:val="20"/>
          <w:lang w:bidi="fa-IR"/>
          <w:rPrChange w:id="32" w:author="ZAMIRAN" w:date="2024-12-25T08:59:00Z" w16du:dateUtc="2024-12-25T16:59:00Z">
            <w:rPr>
              <w:rFonts w:cs="2  Nazanin"/>
              <w:sz w:val="20"/>
              <w:szCs w:val="20"/>
              <w:lang w:bidi="fa-IR"/>
            </w:rPr>
          </w:rPrChange>
        </w:rPr>
        <w:t xml:space="preserve">Conwole.write </w:t>
      </w:r>
      <w:r w:rsidRPr="00C1013F">
        <w:rPr>
          <w:rFonts w:cs="Nazanin" w:hint="cs"/>
          <w:sz w:val="20"/>
          <w:szCs w:val="20"/>
          <w:rtl/>
          <w:lang w:bidi="fa-IR"/>
          <w:rPrChange w:id="33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 به کاربر اطلاع میدهیم که ورودی مورد نظر ما را وارد کند که منظور ما تعداد ردیف هاست</w:t>
      </w:r>
      <w:ins w:id="34" w:author="ZAMIRAN" w:date="2024-12-25T09:00:00Z" w16du:dateUtc="2024-12-25T17:00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</w:p>
    <w:p w14:paraId="2905FC3B" w14:textId="0CDB4023" w:rsidR="008732A9" w:rsidRPr="00C1013F" w:rsidRDefault="008732A9" w:rsidP="00C1013F">
      <w:pPr>
        <w:bidi/>
        <w:rPr>
          <w:rFonts w:cs="Nazanin"/>
          <w:sz w:val="20"/>
          <w:szCs w:val="20"/>
          <w:rtl/>
          <w:lang w:bidi="fa-IR"/>
          <w:rPrChange w:id="35" w:author="ZAMIRAN" w:date="2024-12-25T08:59:00Z" w16du:dateUtc="2024-12-25T16:59:00Z">
            <w:rPr>
              <w:rFonts w:cs="Calibri"/>
              <w:sz w:val="20"/>
              <w:szCs w:val="20"/>
              <w:rtl/>
              <w:lang w:bidi="fa-IR"/>
            </w:rPr>
          </w:rPrChange>
        </w:rPr>
      </w:pPr>
      <w:r w:rsidRPr="00C1013F">
        <w:rPr>
          <w:rFonts w:cs="Nazanin" w:hint="cs"/>
          <w:sz w:val="20"/>
          <w:szCs w:val="20"/>
          <w:rtl/>
          <w:lang w:bidi="fa-IR"/>
          <w:rPrChange w:id="36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سپس با تعریف متغیری از نوع </w:t>
      </w:r>
      <w:r w:rsidRPr="00C1013F">
        <w:rPr>
          <w:rFonts w:cs="Nazanin"/>
          <w:sz w:val="20"/>
          <w:szCs w:val="20"/>
          <w:lang w:bidi="fa-IR"/>
          <w:rPrChange w:id="37" w:author="ZAMIRAN" w:date="2024-12-25T08:59:00Z" w16du:dateUtc="2024-12-25T16:59:00Z">
            <w:rPr>
              <w:rFonts w:cs="2  Nazanin"/>
              <w:sz w:val="20"/>
              <w:szCs w:val="20"/>
              <w:lang w:bidi="fa-IR"/>
            </w:rPr>
          </w:rPrChange>
        </w:rPr>
        <w:t>var</w:t>
      </w:r>
      <w:r w:rsidRPr="00C1013F">
        <w:rPr>
          <w:rFonts w:cs="Nazanin" w:hint="cs"/>
          <w:sz w:val="20"/>
          <w:szCs w:val="20"/>
          <w:rtl/>
          <w:lang w:bidi="fa-IR"/>
          <w:rPrChange w:id="38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 به نام </w:t>
      </w:r>
      <w:r w:rsidRPr="00C1013F">
        <w:rPr>
          <w:rFonts w:cs="Nazanin"/>
          <w:sz w:val="20"/>
          <w:szCs w:val="20"/>
          <w:lang w:bidi="fa-IR"/>
          <w:rPrChange w:id="39" w:author="ZAMIRAN" w:date="2024-12-25T08:59:00Z" w16du:dateUtc="2024-12-25T16:59:00Z">
            <w:rPr>
              <w:rFonts w:cs="2  Nazanin"/>
              <w:sz w:val="20"/>
              <w:szCs w:val="20"/>
              <w:lang w:bidi="fa-IR"/>
            </w:rPr>
          </w:rPrChange>
        </w:rPr>
        <w:t>rows</w:t>
      </w:r>
      <w:r w:rsidRPr="00C1013F">
        <w:rPr>
          <w:rFonts w:cs="Nazanin" w:hint="cs"/>
          <w:sz w:val="20"/>
          <w:szCs w:val="20"/>
          <w:rtl/>
          <w:lang w:bidi="fa-IR"/>
          <w:rPrChange w:id="40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 استفاده میکنیم که درون آن ابتدا از دستور </w:t>
      </w:r>
      <w:r w:rsidRPr="00C1013F">
        <w:rPr>
          <w:rFonts w:cs="Nazanin"/>
          <w:sz w:val="20"/>
          <w:szCs w:val="20"/>
          <w:lang w:bidi="fa-IR"/>
          <w:rPrChange w:id="41" w:author="ZAMIRAN" w:date="2024-12-25T08:59:00Z" w16du:dateUtc="2024-12-25T16:59:00Z">
            <w:rPr>
              <w:rFonts w:cs="2  Nazanin"/>
              <w:sz w:val="20"/>
              <w:szCs w:val="20"/>
              <w:lang w:bidi="fa-IR"/>
            </w:rPr>
          </w:rPrChange>
        </w:rPr>
        <w:t>int.TryParse</w:t>
      </w:r>
      <w:r w:rsidRPr="00C1013F">
        <w:rPr>
          <w:rFonts w:cs="Nazanin" w:hint="cs"/>
          <w:sz w:val="20"/>
          <w:szCs w:val="20"/>
          <w:rtl/>
          <w:lang w:bidi="fa-IR"/>
          <w:rPrChange w:id="42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  <w:t xml:space="preserve"> استفاده میشود </w:t>
      </w:r>
      <w:r w:rsidR="00B02D07" w:rsidRPr="00C1013F">
        <w:rPr>
          <w:rFonts w:cs="Nazanin" w:hint="cs"/>
          <w:color w:val="FF0000"/>
          <w:sz w:val="20"/>
          <w:szCs w:val="20"/>
          <w:rtl/>
          <w:lang w:bidi="fa-IR"/>
          <w:rPrChange w:id="43" w:author="ZAMIRAN" w:date="2024-12-25T09:01:00Z" w16du:dateUtc="2024-12-25T17:01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، </w:t>
      </w:r>
      <w:r w:rsidR="00B02D07" w:rsidRPr="00C1013F">
        <w:rPr>
          <w:rFonts w:cs="Nazanin" w:hint="cs"/>
          <w:sz w:val="20"/>
          <w:szCs w:val="20"/>
          <w:rtl/>
          <w:lang w:bidi="fa-IR"/>
          <w:rPrChange w:id="44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این دستور سعی میکند نوع داده ی رشته ای را به داده ی عددی </w:t>
      </w:r>
      <w:r w:rsidR="00B02D07" w:rsidRPr="00C1013F">
        <w:rPr>
          <w:rFonts w:cs="Nazanin"/>
          <w:sz w:val="20"/>
          <w:szCs w:val="20"/>
          <w:lang w:bidi="fa-IR"/>
          <w:rPrChange w:id="45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>int</w:t>
      </w:r>
      <w:r w:rsidR="00B02D07" w:rsidRPr="00C1013F">
        <w:rPr>
          <w:rFonts w:cs="Nazanin" w:hint="cs"/>
          <w:sz w:val="20"/>
          <w:szCs w:val="20"/>
          <w:rtl/>
          <w:lang w:bidi="fa-IR"/>
          <w:rPrChange w:id="46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 تبدیل کند</w:t>
      </w:r>
      <w:r w:rsidR="00B02D07" w:rsidRPr="00C1013F">
        <w:rPr>
          <w:rFonts w:cs="Nazanin" w:hint="cs"/>
          <w:color w:val="FF0000"/>
          <w:sz w:val="20"/>
          <w:szCs w:val="20"/>
          <w:rtl/>
          <w:lang w:bidi="fa-IR"/>
          <w:rPrChange w:id="47" w:author="ZAMIRAN" w:date="2024-12-25T09:01:00Z" w16du:dateUtc="2024-12-25T17:01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 ،</w:t>
      </w:r>
      <w:r w:rsidR="00B02D07" w:rsidRPr="00C1013F">
        <w:rPr>
          <w:rFonts w:cs="Nazanin" w:hint="cs"/>
          <w:sz w:val="20"/>
          <w:szCs w:val="20"/>
          <w:rtl/>
          <w:lang w:bidi="fa-IR"/>
          <w:rPrChange w:id="48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 بعد از آن با دستور </w:t>
      </w:r>
      <w:r w:rsidR="00B02D07" w:rsidRPr="00C1013F">
        <w:rPr>
          <w:rFonts w:cs="Nazanin"/>
          <w:sz w:val="20"/>
          <w:szCs w:val="20"/>
          <w:lang w:bidi="fa-IR"/>
          <w:rPrChange w:id="49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>Console.Raedline ()</w:t>
      </w:r>
      <w:r w:rsidR="00B02D07" w:rsidRPr="00C1013F">
        <w:rPr>
          <w:rFonts w:cs="Nazanin" w:hint="cs"/>
          <w:sz w:val="20"/>
          <w:szCs w:val="20"/>
          <w:rtl/>
          <w:lang w:bidi="fa-IR"/>
          <w:rPrChange w:id="50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 به برنامه میگوییم که مقداری که کاربر وارد میکند را بخواند</w:t>
      </w:r>
      <w:r w:rsidR="00B02D07" w:rsidRPr="00C1013F">
        <w:rPr>
          <w:rFonts w:cs="Nazanin" w:hint="cs"/>
          <w:color w:val="FF0000"/>
          <w:sz w:val="20"/>
          <w:szCs w:val="20"/>
          <w:rtl/>
          <w:lang w:bidi="fa-IR"/>
          <w:rPrChange w:id="51" w:author="ZAMIRAN" w:date="2024-12-25T09:01:00Z" w16du:dateUtc="2024-12-25T17:01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>.</w:t>
      </w:r>
    </w:p>
    <w:p w14:paraId="69922D80" w14:textId="75D756DD" w:rsidR="00B34702" w:rsidRPr="00C1013F" w:rsidRDefault="00B02D07" w:rsidP="00B34702">
      <w:pPr>
        <w:bidi/>
        <w:rPr>
          <w:ins w:id="52" w:author="ZAMIRAN" w:date="2024-12-25T08:24:00Z" w16du:dateUtc="2024-12-25T16:24:00Z"/>
          <w:rFonts w:cs="Nazanin"/>
          <w:sz w:val="20"/>
          <w:szCs w:val="20"/>
          <w:rtl/>
          <w:lang w:bidi="fa-IR"/>
          <w:rPrChange w:id="53" w:author="ZAMIRAN" w:date="2024-12-25T08:59:00Z" w16du:dateUtc="2024-12-25T16:59:00Z">
            <w:rPr>
              <w:ins w:id="54" w:author="ZAMIRAN" w:date="2024-12-25T08:24:00Z" w16du:dateUtc="2024-12-25T16:24:00Z"/>
              <w:rFonts w:cs="Calibri"/>
              <w:sz w:val="20"/>
              <w:szCs w:val="20"/>
              <w:rtl/>
              <w:lang w:bidi="fa-IR"/>
            </w:rPr>
          </w:rPrChange>
        </w:rPr>
      </w:pPr>
      <w:r w:rsidRPr="00C1013F">
        <w:rPr>
          <w:rFonts w:cs="Nazanin" w:hint="cs"/>
          <w:sz w:val="20"/>
          <w:szCs w:val="20"/>
          <w:rtl/>
          <w:lang w:bidi="fa-IR"/>
          <w:rPrChange w:id="55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>ما از دستور</w:t>
      </w:r>
      <w:r w:rsidRPr="00C1013F">
        <w:rPr>
          <w:rFonts w:cs="Nazanin"/>
          <w:sz w:val="20"/>
          <w:szCs w:val="20"/>
          <w:lang w:bidi="fa-IR"/>
          <w:rPrChange w:id="56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 xml:space="preserve"> int.TryParse </w:t>
      </w:r>
      <w:r w:rsidRPr="00C1013F">
        <w:rPr>
          <w:rFonts w:cs="Nazanin" w:hint="cs"/>
          <w:sz w:val="20"/>
          <w:szCs w:val="20"/>
          <w:rtl/>
          <w:lang w:bidi="fa-IR"/>
          <w:rPrChange w:id="57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به جای </w:t>
      </w:r>
      <w:r w:rsidRPr="00C1013F">
        <w:rPr>
          <w:rFonts w:cs="Nazanin"/>
          <w:sz w:val="20"/>
          <w:szCs w:val="20"/>
          <w:lang w:bidi="fa-IR"/>
          <w:rPrChange w:id="58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>int.Parse</w:t>
      </w:r>
      <w:r w:rsidRPr="00C1013F">
        <w:rPr>
          <w:rFonts w:cs="Nazanin" w:hint="cs"/>
          <w:sz w:val="20"/>
          <w:szCs w:val="20"/>
          <w:rtl/>
          <w:lang w:bidi="fa-IR"/>
          <w:rPrChange w:id="59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استفاده کردیم تا از خطاهای احتمالی برنامه که ممکن است به خاطر ورودی اشتباه کاربر بوجود بیاید جلوگیری کنیم پس نیاز هست در مرحله ی بعدی شرطی از نوع </w:t>
      </w:r>
      <w:r w:rsidRPr="00C1013F">
        <w:rPr>
          <w:rFonts w:cs="Nazanin"/>
          <w:sz w:val="20"/>
          <w:szCs w:val="20"/>
          <w:lang w:bidi="fa-IR"/>
          <w:rPrChange w:id="60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>if</w:t>
      </w:r>
      <w:r w:rsidRPr="00C1013F">
        <w:rPr>
          <w:rFonts w:cs="Nazanin" w:hint="cs"/>
          <w:sz w:val="20"/>
          <w:szCs w:val="20"/>
          <w:rtl/>
          <w:lang w:bidi="fa-IR"/>
          <w:rPrChange w:id="61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 برای متغیر</w:t>
      </w:r>
      <w:r w:rsidRPr="00C1013F">
        <w:rPr>
          <w:rFonts w:cs="Nazanin"/>
          <w:sz w:val="20"/>
          <w:szCs w:val="20"/>
          <w:lang w:bidi="fa-IR"/>
          <w:rPrChange w:id="62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 xml:space="preserve">rows </w:t>
      </w:r>
      <w:r w:rsidRPr="00C1013F">
        <w:rPr>
          <w:rFonts w:cs="Nazanin" w:hint="cs"/>
          <w:sz w:val="20"/>
          <w:szCs w:val="20"/>
          <w:rtl/>
          <w:lang w:bidi="fa-IR"/>
          <w:rPrChange w:id="63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 تعریف کنیم اما در واقع برای برعکس ان یعنی </w:t>
      </w:r>
      <w:r w:rsidRPr="00C1013F">
        <w:rPr>
          <w:rFonts w:cs="Nazanin"/>
          <w:sz w:val="20"/>
          <w:szCs w:val="20"/>
          <w:lang w:bidi="fa-IR"/>
          <w:rPrChange w:id="64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>!rows</w:t>
      </w:r>
      <w:ins w:id="65" w:author="ZAMIRAN" w:date="2024-12-25T09:01:00Z" w16du:dateUtc="2024-12-25T17:01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  <w:r w:rsidRPr="00C1013F">
        <w:rPr>
          <w:rFonts w:cs="Nazanin" w:hint="cs"/>
          <w:sz w:val="20"/>
          <w:szCs w:val="20"/>
          <w:rtl/>
          <w:lang w:bidi="fa-IR"/>
          <w:rPrChange w:id="66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>زیرا که ما میخواهیم اگر مقدار رشته ای کاربر به داده ی عددی تبدیل نشد این شرط ما اجرا شود و به کاربر بگوید که مقداری که وارد کرده است اشتباه است مثلا به جای اینکه عدد 3 را وارد کند ورودی خود را اینگونه نوشته است</w:t>
      </w:r>
      <w:r w:rsidRPr="00C1013F">
        <w:rPr>
          <w:rFonts w:cs="Nazanin"/>
          <w:sz w:val="20"/>
          <w:szCs w:val="20"/>
          <w:lang w:bidi="fa-IR"/>
          <w:rPrChange w:id="67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>3a</w:t>
      </w:r>
      <w:r w:rsidRPr="00C1013F">
        <w:rPr>
          <w:rFonts w:cs="Nazanin" w:hint="cs"/>
          <w:sz w:val="20"/>
          <w:szCs w:val="20"/>
          <w:rtl/>
          <w:lang w:bidi="fa-IR"/>
          <w:rPrChange w:id="68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 بعد از ان هم با یک د</w:t>
      </w:r>
      <w:r w:rsidR="00B34702" w:rsidRPr="00C1013F">
        <w:rPr>
          <w:rFonts w:cs="Nazanin" w:hint="cs"/>
          <w:sz w:val="20"/>
          <w:szCs w:val="20"/>
          <w:rtl/>
          <w:lang w:bidi="fa-IR"/>
          <w:rPrChange w:id="69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ستور </w:t>
      </w:r>
      <w:r w:rsidR="00B34702" w:rsidRPr="00C1013F">
        <w:rPr>
          <w:rFonts w:cs="Nazanin"/>
          <w:sz w:val="20"/>
          <w:szCs w:val="20"/>
          <w:lang w:bidi="fa-IR"/>
          <w:rPrChange w:id="70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>re</w:t>
      </w:r>
      <w:ins w:id="71" w:author="ZAMIRAN" w:date="2024-12-25T08:24:00Z" w16du:dateUtc="2024-12-25T16:24:00Z">
        <w:r w:rsidR="00B34702" w:rsidRPr="00C1013F">
          <w:rPr>
            <w:rFonts w:cs="Nazanin"/>
            <w:sz w:val="20"/>
            <w:szCs w:val="20"/>
            <w:lang w:bidi="fa-IR"/>
            <w:rPrChange w:id="72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t</w:t>
        </w:r>
      </w:ins>
      <w:del w:id="73" w:author="ZAMIRAN" w:date="2024-12-25T08:24:00Z" w16du:dateUtc="2024-12-25T16:24:00Z">
        <w:r w:rsidR="00B34702" w:rsidRPr="00C1013F" w:rsidDel="00B34702">
          <w:rPr>
            <w:rFonts w:cs="Nazanin"/>
            <w:sz w:val="20"/>
            <w:szCs w:val="20"/>
            <w:lang w:bidi="fa-IR"/>
            <w:rPrChange w:id="74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delText>r</w:delText>
        </w:r>
      </w:del>
      <w:r w:rsidR="00B34702" w:rsidRPr="00C1013F">
        <w:rPr>
          <w:rFonts w:cs="Nazanin"/>
          <w:sz w:val="20"/>
          <w:szCs w:val="20"/>
          <w:lang w:bidi="fa-IR"/>
          <w:rPrChange w:id="75" w:author="ZAMIRAN" w:date="2024-12-25T08:59:00Z" w16du:dateUtc="2024-12-25T16:59:00Z">
            <w:rPr>
              <w:rFonts w:cs="Calibri"/>
              <w:sz w:val="20"/>
              <w:szCs w:val="20"/>
              <w:lang w:bidi="fa-IR"/>
            </w:rPr>
          </w:rPrChange>
        </w:rPr>
        <w:t>urn</w:t>
      </w:r>
      <w:r w:rsidR="00B34702" w:rsidRPr="00C1013F">
        <w:rPr>
          <w:rFonts w:cs="Nazanin" w:hint="cs"/>
          <w:sz w:val="20"/>
          <w:szCs w:val="20"/>
          <w:rtl/>
          <w:lang w:bidi="fa-IR"/>
          <w:rPrChange w:id="76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  <w:t xml:space="preserve"> از برنا</w:t>
      </w:r>
      <w:ins w:id="77" w:author="ZAMIRAN" w:date="2024-12-25T08:24:00Z" w16du:dateUtc="2024-12-25T16:24:00Z">
        <w:r w:rsidR="00B34702" w:rsidRPr="00C1013F">
          <w:rPr>
            <w:rFonts w:cs="Nazanin" w:hint="cs"/>
            <w:sz w:val="20"/>
            <w:szCs w:val="20"/>
            <w:rtl/>
            <w:lang w:bidi="fa-IR"/>
            <w:rPrChange w:id="78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مه خارج شود </w:t>
        </w:r>
        <w:r w:rsidR="00B34702"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79" w:author="ZAMIRAN" w:date="2024-12-25T09:01:00Z" w16du:dateUtc="2024-12-25T17:01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.</w:t>
        </w:r>
      </w:ins>
    </w:p>
    <w:p w14:paraId="3D1CF836" w14:textId="16201045" w:rsidR="00B02D07" w:rsidRPr="00C1013F" w:rsidRDefault="00B34702" w:rsidP="00CE0F00">
      <w:pPr>
        <w:bidi/>
        <w:rPr>
          <w:ins w:id="80" w:author="ZAMIRAN" w:date="2024-12-25T08:46:00Z" w16du:dateUtc="2024-12-25T16:46:00Z"/>
          <w:rFonts w:cs="Nazanin"/>
          <w:sz w:val="20"/>
          <w:szCs w:val="20"/>
          <w:rtl/>
          <w:lang w:bidi="fa-IR"/>
          <w:rPrChange w:id="81" w:author="ZAMIRAN" w:date="2024-12-25T08:59:00Z" w16du:dateUtc="2024-12-25T16:59:00Z">
            <w:rPr>
              <w:ins w:id="82" w:author="ZAMIRAN" w:date="2024-12-25T08:46:00Z" w16du:dateUtc="2024-12-25T16:46:00Z"/>
              <w:rFonts w:cs="Calibri"/>
              <w:sz w:val="20"/>
              <w:szCs w:val="20"/>
              <w:rtl/>
              <w:lang w:bidi="fa-IR"/>
            </w:rPr>
          </w:rPrChange>
        </w:rPr>
      </w:pPr>
      <w:ins w:id="83" w:author="ZAMIRAN" w:date="2024-12-25T08:25:00Z" w16du:dateUtc="2024-12-25T16:25:00Z">
        <w:r w:rsidRPr="00C1013F">
          <w:rPr>
            <w:rFonts w:cs="Nazanin" w:hint="cs"/>
            <w:sz w:val="20"/>
            <w:szCs w:val="20"/>
            <w:rtl/>
            <w:lang w:bidi="fa-IR"/>
            <w:rPrChange w:id="8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اگر ورودی درست بود که شرط </w:t>
        </w:r>
        <w:r w:rsidRPr="00C1013F">
          <w:rPr>
            <w:rFonts w:cs="Nazanin"/>
            <w:sz w:val="20"/>
            <w:szCs w:val="20"/>
            <w:lang w:bidi="fa-IR"/>
            <w:rPrChange w:id="85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if</w:t>
        </w:r>
        <w:r w:rsidRPr="00C1013F">
          <w:rPr>
            <w:rFonts w:cs="Nazanin" w:hint="cs"/>
            <w:sz w:val="20"/>
            <w:szCs w:val="20"/>
            <w:rtl/>
            <w:lang w:bidi="fa-IR"/>
            <w:rPrChange w:id="86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اجرا نمیشود </w:t>
        </w:r>
      </w:ins>
      <w:ins w:id="87" w:author="ZAMIRAN" w:date="2024-12-25T08:30:00Z" w16du:dateUtc="2024-12-25T16:30:00Z">
        <w:r w:rsidR="00021D76" w:rsidRPr="00C1013F">
          <w:rPr>
            <w:rFonts w:cs="Nazanin" w:hint="cs"/>
            <w:sz w:val="20"/>
            <w:szCs w:val="20"/>
            <w:rtl/>
            <w:lang w:bidi="fa-IR"/>
            <w:rPrChange w:id="88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و متغیر ما به اسم </w:t>
        </w:r>
        <w:r w:rsidR="00021D76" w:rsidRPr="00C1013F">
          <w:rPr>
            <w:rFonts w:cs="Nazanin"/>
            <w:sz w:val="20"/>
            <w:szCs w:val="20"/>
            <w:lang w:bidi="fa-IR"/>
            <w:rPrChange w:id="89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numberofrows</w:t>
        </w:r>
      </w:ins>
      <w:ins w:id="90" w:author="ZAMIRAN" w:date="2024-12-25T08:31:00Z" w16du:dateUtc="2024-12-25T16:31:00Z">
        <w:r w:rsidR="00021D76" w:rsidRPr="00C1013F">
          <w:rPr>
            <w:rFonts w:cs="Nazanin" w:hint="cs"/>
            <w:sz w:val="20"/>
            <w:szCs w:val="20"/>
            <w:rtl/>
            <w:lang w:bidi="fa-IR"/>
            <w:rPrChange w:id="91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92" w:author="ZAMIRAN" w:date="2024-12-25T08:32:00Z" w16du:dateUtc="2024-12-25T16:32:00Z">
        <w:r w:rsidR="00021D76" w:rsidRPr="00C1013F">
          <w:rPr>
            <w:rFonts w:cs="Nazanin" w:hint="cs"/>
            <w:sz w:val="20"/>
            <w:szCs w:val="20"/>
            <w:rtl/>
            <w:lang w:bidi="fa-IR"/>
            <w:rPrChange w:id="93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برنامه را ادامه میدهد </w:t>
        </w:r>
      </w:ins>
      <w:ins w:id="94" w:author="ZAMIRAN" w:date="2024-12-25T08:25:00Z" w16du:dateUtc="2024-12-25T16:25:00Z">
        <w:r w:rsidRPr="00C1013F">
          <w:rPr>
            <w:rFonts w:cs="Nazanin" w:hint="cs"/>
            <w:sz w:val="20"/>
            <w:szCs w:val="20"/>
            <w:rtl/>
            <w:lang w:bidi="fa-IR"/>
            <w:rPrChange w:id="95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و مرحله ی بعدی برنامه شروع به کار میکند که دوباره از کاربر در</w:t>
        </w:r>
      </w:ins>
      <w:ins w:id="96" w:author="ZAMIRAN" w:date="2024-12-25T08:26:00Z" w16du:dateUtc="2024-12-25T16:26:00Z">
        <w:r w:rsidRPr="00C1013F">
          <w:rPr>
            <w:rFonts w:cs="Nazanin" w:hint="cs"/>
            <w:sz w:val="20"/>
            <w:szCs w:val="20"/>
            <w:rtl/>
            <w:lang w:bidi="fa-IR"/>
            <w:rPrChange w:id="97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خواست میکند که تعداد ستون ها را مشخص کن</w:t>
        </w:r>
      </w:ins>
      <w:ins w:id="98" w:author="ZAMIRAN" w:date="2024-12-25T08:28:00Z" w16du:dateUtc="2024-12-25T16:28:00Z">
        <w:r w:rsidR="00021D76" w:rsidRPr="00C1013F">
          <w:rPr>
            <w:rFonts w:cs="Nazanin" w:hint="cs"/>
            <w:sz w:val="20"/>
            <w:szCs w:val="20"/>
            <w:rtl/>
            <w:lang w:bidi="fa-IR"/>
            <w:rPrChange w:id="99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د</w:t>
        </w:r>
      </w:ins>
      <w:ins w:id="100" w:author="ZAMIRAN" w:date="2024-12-25T09:01:00Z" w16du:dateUtc="2024-12-25T17:01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  <w:ins w:id="101" w:author="ZAMIRAN" w:date="2024-12-25T08:29:00Z" w16du:dateUtc="2024-12-25T16:29:00Z">
        <w:r w:rsidR="00021D76" w:rsidRPr="00C1013F">
          <w:rPr>
            <w:rFonts w:cs="Nazanin" w:hint="cs"/>
            <w:sz w:val="20"/>
            <w:szCs w:val="20"/>
            <w:rtl/>
            <w:lang w:bidi="fa-IR"/>
            <w:rPrChange w:id="102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و بعد از</w:t>
        </w:r>
      </w:ins>
      <w:ins w:id="103" w:author="ZAMIRAN" w:date="2024-12-25T08:32:00Z" w16du:dateUtc="2024-12-25T16:32:00Z">
        <w:r w:rsidR="00434A9F" w:rsidRPr="00C1013F">
          <w:rPr>
            <w:rFonts w:cs="Nazanin" w:hint="cs"/>
            <w:sz w:val="20"/>
            <w:szCs w:val="20"/>
            <w:rtl/>
            <w:lang w:bidi="fa-IR"/>
            <w:rPrChange w:id="10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آن</w:t>
        </w:r>
      </w:ins>
      <w:ins w:id="105" w:author="ZAMIRAN" w:date="2024-12-25T09:01:00Z" w16du:dateUtc="2024-12-25T17:01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  <w:ins w:id="106" w:author="ZAMIRAN" w:date="2024-12-25T08:29:00Z" w16du:dateUtc="2024-12-25T16:29:00Z">
        <w:r w:rsidR="00021D76" w:rsidRPr="00C1013F">
          <w:rPr>
            <w:rFonts w:cs="Nazanin" w:hint="cs"/>
            <w:sz w:val="20"/>
            <w:szCs w:val="20"/>
            <w:rtl/>
            <w:lang w:bidi="fa-IR"/>
            <w:rPrChange w:id="107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متغیری از نوع </w:t>
        </w:r>
        <w:r w:rsidR="00021D76" w:rsidRPr="00C1013F">
          <w:rPr>
            <w:rFonts w:cs="Nazanin"/>
            <w:sz w:val="20"/>
            <w:szCs w:val="20"/>
            <w:lang w:bidi="fa-IR"/>
            <w:rPrChange w:id="108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 xml:space="preserve">var </w:t>
        </w:r>
        <w:r w:rsidR="00021D76" w:rsidRPr="00C1013F">
          <w:rPr>
            <w:rFonts w:cs="Nazanin" w:hint="cs"/>
            <w:sz w:val="20"/>
            <w:szCs w:val="20"/>
            <w:rtl/>
            <w:lang w:bidi="fa-IR"/>
            <w:rPrChange w:id="109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با اسم </w:t>
        </w:r>
        <w:r w:rsidR="00021D76" w:rsidRPr="00C1013F">
          <w:rPr>
            <w:rFonts w:cs="Nazanin"/>
            <w:sz w:val="20"/>
            <w:szCs w:val="20"/>
            <w:lang w:bidi="fa-IR"/>
            <w:rPrChange w:id="110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cols</w:t>
        </w:r>
        <w:r w:rsidR="00021D76" w:rsidRPr="00C1013F">
          <w:rPr>
            <w:rFonts w:cs="Nazanin" w:hint="cs"/>
            <w:sz w:val="20"/>
            <w:szCs w:val="20"/>
            <w:rtl/>
            <w:lang w:bidi="fa-IR"/>
            <w:rPrChange w:id="111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112" w:author="ZAMIRAN" w:date="2024-12-25T08:30:00Z" w16du:dateUtc="2024-12-25T16:30:00Z">
        <w:r w:rsidR="00021D76" w:rsidRPr="00C1013F">
          <w:rPr>
            <w:rFonts w:cs="Nazanin" w:hint="cs"/>
            <w:sz w:val="20"/>
            <w:szCs w:val="20"/>
            <w:rtl/>
            <w:lang w:bidi="fa-IR"/>
            <w:rPrChange w:id="113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تعریف میکنیم</w:t>
        </w:r>
      </w:ins>
      <w:ins w:id="114" w:author="ZAMIRAN" w:date="2024-12-25T08:24:00Z" w16du:dateUtc="2024-12-25T16:24:00Z">
        <w:r w:rsidRPr="00C1013F">
          <w:rPr>
            <w:rFonts w:cs="Nazanin"/>
            <w:sz w:val="20"/>
            <w:szCs w:val="20"/>
            <w:lang w:bidi="fa-IR"/>
            <w:rPrChange w:id="115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 xml:space="preserve"> </w:t>
        </w:r>
      </w:ins>
      <w:ins w:id="116" w:author="ZAMIRAN" w:date="2024-12-25T08:32:00Z" w16du:dateUtc="2024-12-25T16:32:00Z">
        <w:r w:rsidR="00434A9F" w:rsidRPr="00C1013F">
          <w:rPr>
            <w:rFonts w:cs="Nazanin" w:hint="cs"/>
            <w:sz w:val="20"/>
            <w:szCs w:val="20"/>
            <w:rtl/>
            <w:lang w:bidi="fa-IR"/>
            <w:rPrChange w:id="117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که </w:t>
        </w:r>
      </w:ins>
      <w:ins w:id="118" w:author="ZAMIRAN" w:date="2024-12-25T08:33:00Z" w16du:dateUtc="2024-12-25T16:33:00Z">
        <w:r w:rsidR="00434A9F" w:rsidRPr="00C1013F">
          <w:rPr>
            <w:rFonts w:cs="Nazanin" w:hint="cs"/>
            <w:sz w:val="20"/>
            <w:szCs w:val="20"/>
            <w:rtl/>
            <w:lang w:bidi="fa-IR"/>
            <w:rPrChange w:id="119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مانند قبلی از دستور </w:t>
        </w:r>
        <w:r w:rsidR="00434A9F" w:rsidRPr="00C1013F">
          <w:rPr>
            <w:rFonts w:cs="Nazanin"/>
            <w:sz w:val="20"/>
            <w:szCs w:val="20"/>
            <w:lang w:bidi="fa-IR"/>
            <w:rPrChange w:id="120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 xml:space="preserve">int.TryParse </w:t>
        </w:r>
      </w:ins>
      <w:ins w:id="121" w:author="ZAMIRAN" w:date="2024-12-25T08:40:00Z" w16du:dateUtc="2024-12-25T16:40:00Z">
        <w:r w:rsidR="00434A9F" w:rsidRPr="00C1013F">
          <w:rPr>
            <w:rFonts w:cs="Nazanin" w:hint="cs"/>
            <w:sz w:val="20"/>
            <w:szCs w:val="20"/>
            <w:rtl/>
            <w:lang w:bidi="fa-IR"/>
            <w:rPrChange w:id="122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استفاده میکنیم تا از </w:t>
        </w:r>
      </w:ins>
      <w:ins w:id="123" w:author="ZAMIRAN" w:date="2024-12-25T08:41:00Z" w16du:dateUtc="2024-12-25T16:41:00Z">
        <w:r w:rsidR="00434A9F" w:rsidRPr="00C1013F">
          <w:rPr>
            <w:rFonts w:cs="Nazanin" w:hint="cs"/>
            <w:sz w:val="20"/>
            <w:szCs w:val="20"/>
            <w:rtl/>
            <w:lang w:bidi="fa-IR"/>
            <w:rPrChange w:id="12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خطاهای احتمالی جلوگیری کنیم</w:t>
        </w:r>
      </w:ins>
      <w:ins w:id="125" w:author="ZAMIRAN" w:date="2024-12-25T09:02:00Z" w16du:dateUtc="2024-12-25T17:02:00Z">
        <w:r w:rsidR="00C1013F"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126" w:author="ZAMIRAN" w:date="2024-12-25T09:02:00Z" w16du:dateUtc="2024-12-25T17:02:00Z">
              <w:rPr>
                <w:rFonts w:cs="Nazanin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127" w:author="ZAMIRAN" w:date="2024-12-25T08:41:00Z" w16du:dateUtc="2024-12-25T16:41:00Z">
        <w:r w:rsidR="00434A9F"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128" w:author="ZAMIRAN" w:date="2024-12-25T09:02:00Z" w16du:dateUtc="2024-12-25T17:02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،</w:t>
        </w:r>
      </w:ins>
      <w:ins w:id="129" w:author="ZAMIRAN" w:date="2024-12-25T09:02:00Z" w16du:dateUtc="2024-12-25T17:02:00Z">
        <w:r w:rsidR="00C1013F"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130" w:author="ZAMIRAN" w:date="2024-12-25T09:02:00Z" w16du:dateUtc="2024-12-25T17:02:00Z">
              <w:rPr>
                <w:rFonts w:cs="Nazanin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131" w:author="ZAMIRAN" w:date="2024-12-25T08:41:00Z" w16du:dateUtc="2024-12-25T16:41:00Z">
        <w:r w:rsidR="00434A9F" w:rsidRPr="00C1013F">
          <w:rPr>
            <w:rFonts w:cs="Nazanin" w:hint="cs"/>
            <w:sz w:val="20"/>
            <w:szCs w:val="20"/>
            <w:rtl/>
            <w:lang w:bidi="fa-IR"/>
            <w:rPrChange w:id="132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بعد از آن هم </w:t>
        </w:r>
      </w:ins>
      <w:ins w:id="133" w:author="ZAMIRAN" w:date="2024-12-25T08:43:00Z" w16du:dateUtc="2024-12-25T16:43:00Z">
        <w:r w:rsidR="00CE0F00" w:rsidRPr="00C1013F">
          <w:rPr>
            <w:rFonts w:cs="Nazanin" w:hint="cs"/>
            <w:sz w:val="20"/>
            <w:szCs w:val="20"/>
            <w:rtl/>
            <w:lang w:bidi="fa-IR"/>
            <w:rPrChange w:id="13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از </w:t>
        </w:r>
      </w:ins>
      <w:ins w:id="135" w:author="ZAMIRAN" w:date="2024-12-25T08:41:00Z" w16du:dateUtc="2024-12-25T16:41:00Z">
        <w:r w:rsidR="00434A9F" w:rsidRPr="00C1013F">
          <w:rPr>
            <w:rFonts w:cs="Nazanin" w:hint="cs"/>
            <w:sz w:val="20"/>
            <w:szCs w:val="20"/>
            <w:rtl/>
            <w:lang w:bidi="fa-IR"/>
            <w:rPrChange w:id="136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دستور </w:t>
        </w:r>
        <w:r w:rsidR="00434A9F" w:rsidRPr="00C1013F">
          <w:rPr>
            <w:rFonts w:cs="Nazanin"/>
            <w:sz w:val="20"/>
            <w:szCs w:val="20"/>
            <w:lang w:bidi="fa-IR"/>
            <w:rPrChange w:id="137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if</w:t>
        </w:r>
        <w:r w:rsidR="00434A9F" w:rsidRPr="00C1013F">
          <w:rPr>
            <w:rFonts w:cs="Nazanin" w:hint="cs"/>
            <w:sz w:val="20"/>
            <w:szCs w:val="20"/>
            <w:rtl/>
            <w:lang w:bidi="fa-IR"/>
            <w:rPrChange w:id="138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139" w:author="ZAMIRAN" w:date="2024-12-25T08:42:00Z" w16du:dateUtc="2024-12-25T16:42:00Z">
        <w:r w:rsidR="00434A9F" w:rsidRPr="00C1013F">
          <w:rPr>
            <w:rFonts w:cs="Nazanin" w:hint="cs"/>
            <w:sz w:val="20"/>
            <w:szCs w:val="20"/>
            <w:rtl/>
            <w:lang w:bidi="fa-IR"/>
            <w:rPrChange w:id="140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برای تعیین شرطی استفاده میکنیم که اگر ورودی کاربر اشتباه بود این شرط اجرا شود و </w:t>
        </w:r>
      </w:ins>
      <w:ins w:id="141" w:author="ZAMIRAN" w:date="2024-12-25T08:43:00Z" w16du:dateUtc="2024-12-25T16:43:00Z">
        <w:r w:rsidR="00CE0F00" w:rsidRPr="00C1013F">
          <w:rPr>
            <w:rFonts w:cs="Nazanin" w:hint="cs"/>
            <w:sz w:val="20"/>
            <w:szCs w:val="20"/>
            <w:rtl/>
            <w:lang w:bidi="fa-IR"/>
            <w:rPrChange w:id="142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به کاربر بگوید که ورودی اش اشتباه است و </w:t>
        </w:r>
      </w:ins>
      <w:ins w:id="143" w:author="ZAMIRAN" w:date="2024-12-25T08:45:00Z" w16du:dateUtc="2024-12-25T16:45:00Z">
        <w:r w:rsidR="00CE0F00" w:rsidRPr="00C1013F">
          <w:rPr>
            <w:rFonts w:cs="Nazanin" w:hint="cs"/>
            <w:sz w:val="20"/>
            <w:szCs w:val="20"/>
            <w:rtl/>
            <w:lang w:bidi="fa-IR"/>
            <w:rPrChange w:id="14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برنامه را ببندد اگر هم که ورودی درست بو</w:t>
        </w:r>
      </w:ins>
      <w:ins w:id="145" w:author="ZAMIRAN" w:date="2024-12-25T08:46:00Z" w16du:dateUtc="2024-12-25T16:46:00Z">
        <w:r w:rsidR="00CE0F00" w:rsidRPr="00C1013F">
          <w:rPr>
            <w:rFonts w:cs="Nazanin" w:hint="cs"/>
            <w:sz w:val="20"/>
            <w:szCs w:val="20"/>
            <w:rtl/>
            <w:lang w:bidi="fa-IR"/>
            <w:rPrChange w:id="146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د که متغیر ما به اسم </w:t>
        </w:r>
        <w:r w:rsidR="00CE0F00" w:rsidRPr="00C1013F">
          <w:rPr>
            <w:rFonts w:cs="Nazanin"/>
            <w:sz w:val="20"/>
            <w:szCs w:val="20"/>
            <w:lang w:bidi="fa-IR"/>
            <w:rPrChange w:id="147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numberofcols</w:t>
        </w:r>
        <w:r w:rsidR="00CE0F00" w:rsidRPr="00C1013F">
          <w:rPr>
            <w:rFonts w:cs="Nazanin" w:hint="cs"/>
            <w:sz w:val="20"/>
            <w:szCs w:val="20"/>
            <w:rtl/>
            <w:lang w:bidi="fa-IR"/>
            <w:rPrChange w:id="148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برنامه را ادامه میدهد</w:t>
        </w:r>
        <w:r w:rsidR="00CE0F00"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149" w:author="ZAMIRAN" w:date="2024-12-25T09:02:00Z" w16du:dateUtc="2024-12-25T17:02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.</w:t>
        </w:r>
      </w:ins>
    </w:p>
    <w:p w14:paraId="049058F1" w14:textId="69C24A66" w:rsidR="00CE0F00" w:rsidRPr="00C1013F" w:rsidRDefault="00CE0F00" w:rsidP="00CE0F00">
      <w:pPr>
        <w:bidi/>
        <w:rPr>
          <w:ins w:id="150" w:author="ZAMIRAN" w:date="2024-12-25T08:52:00Z" w16du:dateUtc="2024-12-25T16:52:00Z"/>
          <w:rFonts w:cs="Nazanin"/>
          <w:sz w:val="20"/>
          <w:szCs w:val="20"/>
          <w:rtl/>
          <w:lang w:bidi="fa-IR"/>
          <w:rPrChange w:id="151" w:author="ZAMIRAN" w:date="2024-12-25T08:59:00Z" w16du:dateUtc="2024-12-25T16:59:00Z">
            <w:rPr>
              <w:ins w:id="152" w:author="ZAMIRAN" w:date="2024-12-25T08:52:00Z" w16du:dateUtc="2024-12-25T16:52:00Z"/>
              <w:rFonts w:cs="Calibri"/>
              <w:sz w:val="20"/>
              <w:szCs w:val="20"/>
              <w:rtl/>
              <w:lang w:bidi="fa-IR"/>
            </w:rPr>
          </w:rPrChange>
        </w:rPr>
      </w:pPr>
      <w:ins w:id="153" w:author="ZAMIRAN" w:date="2024-12-25T08:48:00Z" w16du:dateUtc="2024-12-25T16:48:00Z">
        <w:r w:rsidRPr="00C1013F">
          <w:rPr>
            <w:rFonts w:cs="Nazanin" w:hint="cs"/>
            <w:sz w:val="20"/>
            <w:szCs w:val="20"/>
            <w:rtl/>
            <w:lang w:bidi="fa-IR"/>
            <w:rPrChange w:id="15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حالا </w:t>
        </w:r>
      </w:ins>
      <w:ins w:id="155" w:author="ZAMIRAN" w:date="2024-12-25T08:49:00Z" w16du:dateUtc="2024-12-25T16:49:00Z">
        <w:r w:rsidRPr="00C1013F">
          <w:rPr>
            <w:rFonts w:cs="Nazanin" w:hint="cs"/>
            <w:sz w:val="20"/>
            <w:szCs w:val="20"/>
            <w:rtl/>
            <w:lang w:bidi="fa-IR"/>
            <w:rPrChange w:id="156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با دستور </w:t>
        </w:r>
      </w:ins>
      <w:ins w:id="157" w:author="ZAMIRAN" w:date="2024-12-25T09:02:00Z" w16du:dateUtc="2024-12-25T17:02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  <w:ins w:id="158" w:author="ZAMIRAN" w:date="2024-12-25T08:49:00Z">
        <w:r w:rsidRPr="00C1013F">
          <w:rPr>
            <w:rFonts w:cs="Nazanin"/>
            <w:sz w:val="20"/>
            <w:szCs w:val="20"/>
            <w:lang w:bidi="fa-IR"/>
            <w:rPrChange w:id="159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int[,] matrix = new int[numberofrows, numberofcols];</w:t>
        </w:r>
      </w:ins>
      <w:ins w:id="160" w:author="ZAMIRAN" w:date="2024-12-25T08:49:00Z" w16du:dateUtc="2024-12-25T16:49:00Z">
        <w:r w:rsidRPr="00C1013F">
          <w:rPr>
            <w:rFonts w:cs="Nazanin" w:hint="cs"/>
            <w:sz w:val="20"/>
            <w:szCs w:val="20"/>
            <w:rtl/>
            <w:lang w:bidi="fa-IR"/>
            <w:rPrChange w:id="161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162" w:author="ZAMIRAN" w:date="2024-12-25T09:02:00Z" w16du:dateUtc="2024-12-25T17:02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  <w:ins w:id="163" w:author="ZAMIRAN" w:date="2024-12-25T08:49:00Z" w16du:dateUtc="2024-12-25T16:49:00Z">
        <w:r w:rsidRPr="00C1013F">
          <w:rPr>
            <w:rFonts w:cs="Nazanin" w:hint="cs"/>
            <w:sz w:val="20"/>
            <w:szCs w:val="20"/>
            <w:rtl/>
            <w:lang w:bidi="fa-IR"/>
            <w:rPrChange w:id="16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شکل م</w:t>
        </w:r>
      </w:ins>
      <w:ins w:id="165" w:author="ZAMIRAN" w:date="2024-12-25T08:50:00Z" w16du:dateUtc="2024-12-25T16:50:00Z">
        <w:r w:rsidRPr="00C1013F">
          <w:rPr>
            <w:rFonts w:cs="Nazanin" w:hint="cs"/>
            <w:sz w:val="20"/>
            <w:szCs w:val="20"/>
            <w:rtl/>
            <w:lang w:bidi="fa-IR"/>
            <w:rPrChange w:id="166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اتریکس را مشخص میکنیم و متغیر های مربوطه که کاربر در آنها عددگذاری است را درون آن قرار میدهیم سپس با دستور</w:t>
        </w:r>
      </w:ins>
      <w:ins w:id="167" w:author="ZAMIRAN" w:date="2024-12-25T09:02:00Z" w16du:dateUtc="2024-12-25T17:02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  <w:ins w:id="168" w:author="ZAMIRAN" w:date="2024-12-25T08:50:00Z" w16du:dateUtc="2024-12-25T16:50:00Z">
        <w:r w:rsidRPr="00C1013F">
          <w:rPr>
            <w:rFonts w:cs="Nazanin" w:hint="cs"/>
            <w:sz w:val="20"/>
            <w:szCs w:val="20"/>
            <w:rtl/>
            <w:lang w:bidi="fa-IR"/>
            <w:rPrChange w:id="169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170" w:author="ZAMIRAN" w:date="2024-12-25T08:51:00Z">
        <w:r w:rsidRPr="00C1013F">
          <w:rPr>
            <w:rFonts w:cs="Nazanin"/>
            <w:sz w:val="20"/>
            <w:szCs w:val="20"/>
            <w:lang w:bidi="fa-IR"/>
            <w:rPrChange w:id="171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Random rand = new Random();</w:t>
        </w:r>
      </w:ins>
      <w:ins w:id="172" w:author="ZAMIRAN" w:date="2024-12-25T08:51:00Z" w16du:dateUtc="2024-12-25T16:51:00Z">
        <w:r w:rsidRPr="00C1013F">
          <w:rPr>
            <w:rFonts w:cs="Nazanin" w:hint="cs"/>
            <w:sz w:val="20"/>
            <w:szCs w:val="20"/>
            <w:rtl/>
            <w:lang w:bidi="fa-IR"/>
            <w:rPrChange w:id="173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174" w:author="ZAMIRAN" w:date="2024-12-25T09:02:00Z" w16du:dateUtc="2024-12-25T17:02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  <w:ins w:id="175" w:author="ZAMIRAN" w:date="2024-12-25T08:51:00Z" w16du:dateUtc="2024-12-25T16:51:00Z">
        <w:r w:rsidRPr="00C1013F">
          <w:rPr>
            <w:rFonts w:cs="Nazanin" w:hint="cs"/>
            <w:sz w:val="20"/>
            <w:szCs w:val="20"/>
            <w:rtl/>
            <w:lang w:bidi="fa-IR"/>
            <w:rPrChange w:id="176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به برنامه میگوییم که عدد ها را به صورت رندوم درون ماتریکس </w:t>
        </w:r>
      </w:ins>
      <w:ins w:id="177" w:author="ZAMIRAN" w:date="2024-12-25T08:52:00Z" w16du:dateUtc="2024-12-25T16:52:00Z">
        <w:r w:rsidRPr="00C1013F">
          <w:rPr>
            <w:rFonts w:cs="Nazanin" w:hint="cs"/>
            <w:sz w:val="20"/>
            <w:szCs w:val="20"/>
            <w:rtl/>
            <w:lang w:bidi="fa-IR"/>
            <w:rPrChange w:id="178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ما جاگذاری کند</w:t>
        </w:r>
        <w:r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179" w:author="ZAMIRAN" w:date="2024-12-25T09:02:00Z" w16du:dateUtc="2024-12-25T17:02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.</w:t>
        </w:r>
      </w:ins>
    </w:p>
    <w:p w14:paraId="6D9C3F4E" w14:textId="5D79B9D9" w:rsidR="00CE0F00" w:rsidRPr="00C1013F" w:rsidRDefault="00442DBF" w:rsidP="00CE0F00">
      <w:pPr>
        <w:bidi/>
        <w:rPr>
          <w:ins w:id="180" w:author="ZAMIRAN" w:date="2024-12-25T08:54:00Z" w16du:dateUtc="2024-12-25T16:54:00Z"/>
          <w:rFonts w:cs="Nazanin"/>
          <w:sz w:val="20"/>
          <w:szCs w:val="20"/>
          <w:rtl/>
          <w:lang w:bidi="fa-IR"/>
          <w:rPrChange w:id="181" w:author="ZAMIRAN" w:date="2024-12-25T08:59:00Z" w16du:dateUtc="2024-12-25T16:59:00Z">
            <w:rPr>
              <w:ins w:id="182" w:author="ZAMIRAN" w:date="2024-12-25T08:54:00Z" w16du:dateUtc="2024-12-25T16:54:00Z"/>
              <w:rFonts w:cs="Calibri"/>
              <w:sz w:val="20"/>
              <w:szCs w:val="20"/>
              <w:rtl/>
              <w:lang w:bidi="fa-IR"/>
            </w:rPr>
          </w:rPrChange>
        </w:rPr>
      </w:pPr>
      <w:ins w:id="183" w:author="ZAMIRAN" w:date="2024-12-25T08:53:00Z" w16du:dateUtc="2024-12-25T16:53:00Z">
        <w:r w:rsidRPr="00C1013F">
          <w:rPr>
            <w:rFonts w:cs="Nazanin" w:hint="cs"/>
            <w:sz w:val="20"/>
            <w:szCs w:val="20"/>
            <w:rtl/>
            <w:lang w:bidi="fa-IR"/>
            <w:rPrChange w:id="18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حالا با استفاده از حلقه ی </w:t>
        </w:r>
        <w:r w:rsidRPr="00C1013F">
          <w:rPr>
            <w:rFonts w:cs="Nazanin"/>
            <w:sz w:val="20"/>
            <w:szCs w:val="20"/>
            <w:lang w:bidi="fa-IR"/>
            <w:rPrChange w:id="185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for</w:t>
        </w:r>
        <w:r w:rsidRPr="00C1013F">
          <w:rPr>
            <w:rFonts w:cs="Nazanin" w:hint="cs"/>
            <w:sz w:val="20"/>
            <w:szCs w:val="20"/>
            <w:rtl/>
            <w:lang w:bidi="fa-IR"/>
            <w:rPrChange w:id="186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تعداد تکرار اجرای برنامه </w:t>
        </w:r>
      </w:ins>
      <w:ins w:id="187" w:author="ZAMIRAN" w:date="2024-12-25T08:54:00Z" w16du:dateUtc="2024-12-25T16:54:00Z">
        <w:r w:rsidRPr="00C1013F">
          <w:rPr>
            <w:rFonts w:cs="Nazanin" w:hint="cs"/>
            <w:sz w:val="20"/>
            <w:szCs w:val="20"/>
            <w:rtl/>
            <w:lang w:bidi="fa-IR"/>
            <w:rPrChange w:id="188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مشخص میکنیم و با حلقه ای دیگر مشخص میکنیم که این اعداد رندوم ما در چه بازه ای قرار داشته باشند</w:t>
        </w:r>
        <w:r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189" w:author="ZAMIRAN" w:date="2024-12-25T09:02:00Z" w16du:dateUtc="2024-12-25T17:02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.</w:t>
        </w:r>
      </w:ins>
    </w:p>
    <w:p w14:paraId="7942ACDB" w14:textId="2ABAEA4A" w:rsidR="00442DBF" w:rsidRPr="00C1013F" w:rsidRDefault="00442DBF" w:rsidP="00442DBF">
      <w:pPr>
        <w:bidi/>
        <w:rPr>
          <w:rFonts w:cs="Nazanin" w:hint="cs"/>
          <w:sz w:val="20"/>
          <w:szCs w:val="20"/>
          <w:rtl/>
          <w:lang w:bidi="fa-IR"/>
          <w:rPrChange w:id="190" w:author="ZAMIRAN" w:date="2024-12-25T08:59:00Z" w16du:dateUtc="2024-12-25T16:59:00Z">
            <w:rPr>
              <w:rFonts w:cs="Calibri" w:hint="cs"/>
              <w:sz w:val="20"/>
              <w:szCs w:val="20"/>
              <w:rtl/>
              <w:lang w:bidi="fa-IR"/>
            </w:rPr>
          </w:rPrChange>
        </w:rPr>
      </w:pPr>
      <w:ins w:id="191" w:author="ZAMIRAN" w:date="2024-12-25T08:54:00Z" w16du:dateUtc="2024-12-25T16:54:00Z">
        <w:r w:rsidRPr="00C1013F">
          <w:rPr>
            <w:rFonts w:cs="Nazanin" w:hint="cs"/>
            <w:sz w:val="20"/>
            <w:szCs w:val="20"/>
            <w:rtl/>
            <w:lang w:bidi="fa-IR"/>
            <w:rPrChange w:id="192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د</w:t>
        </w:r>
      </w:ins>
      <w:ins w:id="193" w:author="ZAMIRAN" w:date="2024-12-25T08:55:00Z" w16du:dateUtc="2024-12-25T16:55:00Z">
        <w:r w:rsidRPr="00C1013F">
          <w:rPr>
            <w:rFonts w:cs="Nazanin" w:hint="cs"/>
            <w:sz w:val="20"/>
            <w:szCs w:val="20"/>
            <w:rtl/>
            <w:lang w:bidi="fa-IR"/>
            <w:rPrChange w:id="194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ر آخر هم </w:t>
        </w:r>
      </w:ins>
      <w:ins w:id="195" w:author="ZAMIRAN" w:date="2024-12-25T08:56:00Z" w16du:dateUtc="2024-12-25T16:56:00Z">
        <w:r w:rsidRPr="00C1013F">
          <w:rPr>
            <w:rFonts w:cs="Nazanin" w:hint="cs"/>
            <w:sz w:val="20"/>
            <w:szCs w:val="20"/>
            <w:rtl/>
            <w:lang w:bidi="fa-IR"/>
            <w:rPrChange w:id="196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در یک حلقه ی </w:t>
        </w:r>
        <w:r w:rsidRPr="00C1013F">
          <w:rPr>
            <w:rFonts w:cs="Nazanin"/>
            <w:sz w:val="20"/>
            <w:szCs w:val="20"/>
            <w:lang w:bidi="fa-IR"/>
            <w:rPrChange w:id="197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for</w:t>
        </w:r>
        <w:r w:rsidRPr="00C1013F">
          <w:rPr>
            <w:rFonts w:cs="Nazanin" w:hint="cs"/>
            <w:sz w:val="20"/>
            <w:szCs w:val="20"/>
            <w:rtl/>
            <w:lang w:bidi="fa-IR"/>
            <w:rPrChange w:id="198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دیگر با دستور </w:t>
        </w:r>
      </w:ins>
      <w:ins w:id="199" w:author="ZAMIRAN" w:date="2024-12-25T08:56:00Z">
        <w:r w:rsidRPr="00C1013F">
          <w:rPr>
            <w:rFonts w:cs="Nazanin"/>
            <w:sz w:val="20"/>
            <w:szCs w:val="20"/>
            <w:lang w:bidi="fa-IR"/>
            <w:rPrChange w:id="200" w:author="ZAMIRAN" w:date="2024-12-25T08:59:00Z" w16du:dateUtc="2024-12-25T16:59:00Z">
              <w:rPr>
                <w:rFonts w:cs="Calibri"/>
                <w:sz w:val="20"/>
                <w:szCs w:val="20"/>
                <w:lang w:bidi="fa-IR"/>
              </w:rPr>
            </w:rPrChange>
          </w:rPr>
          <w:t>Console.Write(matrix[A, B] + "\t");</w:t>
        </w:r>
      </w:ins>
      <w:ins w:id="201" w:author="ZAMIRAN" w:date="2024-12-25T09:02:00Z" w16du:dateUtc="2024-12-25T17:02:00Z">
        <w:r w:rsidR="00C1013F">
          <w:rPr>
            <w:rFonts w:cs="Nazanin" w:hint="cs"/>
            <w:sz w:val="20"/>
            <w:szCs w:val="20"/>
            <w:rtl/>
            <w:lang w:bidi="fa-IR"/>
          </w:rPr>
          <w:t xml:space="preserve"> </w:t>
        </w:r>
      </w:ins>
      <w:ins w:id="202" w:author="ZAMIRAN" w:date="2024-12-25T08:56:00Z" w16du:dateUtc="2024-12-25T16:56:00Z">
        <w:r w:rsidRPr="00C1013F">
          <w:rPr>
            <w:rFonts w:cs="Nazanin" w:hint="cs"/>
            <w:sz w:val="20"/>
            <w:szCs w:val="20"/>
            <w:rtl/>
            <w:lang w:bidi="fa-IR"/>
            <w:rPrChange w:id="203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 xml:space="preserve"> </w:t>
        </w:r>
      </w:ins>
      <w:ins w:id="204" w:author="ZAMIRAN" w:date="2024-12-25T08:57:00Z" w16du:dateUtc="2024-12-25T16:57:00Z">
        <w:r w:rsidRPr="00C1013F">
          <w:rPr>
            <w:rFonts w:cs="Nazanin" w:hint="cs"/>
            <w:sz w:val="20"/>
            <w:szCs w:val="20"/>
            <w:rtl/>
            <w:lang w:bidi="fa-IR"/>
            <w:rPrChange w:id="205" w:author="ZAMIRAN" w:date="2024-12-25T08:59:00Z" w16du:dateUtc="2024-12-25T16:59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نحوه ی نمایش ماتریکس خود به کاربر را تعیین میکنیم و برنامه را اجرا میکنیم</w:t>
        </w:r>
        <w:r w:rsidRPr="00C1013F">
          <w:rPr>
            <w:rFonts w:cs="Nazanin" w:hint="cs"/>
            <w:color w:val="FF0000"/>
            <w:sz w:val="20"/>
            <w:szCs w:val="20"/>
            <w:rtl/>
            <w:lang w:bidi="fa-IR"/>
            <w:rPrChange w:id="206" w:author="ZAMIRAN" w:date="2024-12-25T09:02:00Z" w16du:dateUtc="2024-12-25T17:02:00Z">
              <w:rPr>
                <w:rFonts w:cs="Calibri" w:hint="cs"/>
                <w:sz w:val="20"/>
                <w:szCs w:val="20"/>
                <w:rtl/>
                <w:lang w:bidi="fa-IR"/>
              </w:rPr>
            </w:rPrChange>
          </w:rPr>
          <w:t>.</w:t>
        </w:r>
      </w:ins>
      <w:ins w:id="207" w:author="ZAMIRAN" w:date="2024-12-25T09:03:00Z" w16du:dateUtc="2024-12-25T17:03:00Z">
        <w:r w:rsidR="00FB64F0">
          <w:rPr>
            <w:rFonts w:cs="Nazanin" w:hint="cs"/>
            <w:color w:val="FF0000"/>
            <w:sz w:val="20"/>
            <w:szCs w:val="20"/>
            <w:rtl/>
            <w:lang w:bidi="fa-IR"/>
          </w:rPr>
          <w:t>س</w:t>
        </w:r>
      </w:ins>
    </w:p>
    <w:p w14:paraId="0F5C0DFE" w14:textId="77777777" w:rsidR="008732A9" w:rsidRPr="00C1013F" w:rsidRDefault="008732A9" w:rsidP="008732A9">
      <w:pPr>
        <w:jc w:val="right"/>
        <w:rPr>
          <w:ins w:id="208" w:author="ZAMIRAN" w:date="2024-12-25T08:46:00Z" w16du:dateUtc="2024-12-25T16:46:00Z"/>
          <w:rFonts w:cs="Nazanin"/>
          <w:sz w:val="20"/>
          <w:szCs w:val="20"/>
          <w:rtl/>
          <w:lang w:bidi="fa-IR"/>
          <w:rPrChange w:id="209" w:author="ZAMIRAN" w:date="2024-12-25T08:59:00Z" w16du:dateUtc="2024-12-25T16:59:00Z">
            <w:rPr>
              <w:ins w:id="210" w:author="ZAMIRAN" w:date="2024-12-25T08:46:00Z" w16du:dateUtc="2024-12-25T16:46:00Z"/>
              <w:rFonts w:cs="2  Nazanin"/>
              <w:sz w:val="20"/>
              <w:szCs w:val="20"/>
              <w:rtl/>
              <w:lang w:bidi="fa-IR"/>
            </w:rPr>
          </w:rPrChange>
        </w:rPr>
      </w:pPr>
    </w:p>
    <w:p w14:paraId="37BE411B" w14:textId="77777777" w:rsidR="00CE0F00" w:rsidRPr="00C1013F" w:rsidRDefault="00CE0F00" w:rsidP="008732A9">
      <w:pPr>
        <w:jc w:val="right"/>
        <w:rPr>
          <w:rFonts w:cs="Nazanin" w:hint="cs"/>
          <w:sz w:val="20"/>
          <w:szCs w:val="20"/>
          <w:rtl/>
          <w:lang w:bidi="fa-IR"/>
          <w:rPrChange w:id="211" w:author="ZAMIRAN" w:date="2024-12-25T08:59:00Z" w16du:dateUtc="2024-12-25T16:59:00Z">
            <w:rPr>
              <w:rFonts w:cs="2  Nazanin" w:hint="cs"/>
              <w:sz w:val="20"/>
              <w:szCs w:val="20"/>
              <w:rtl/>
              <w:lang w:bidi="fa-IR"/>
            </w:rPr>
          </w:rPrChange>
        </w:rPr>
      </w:pPr>
    </w:p>
    <w:sectPr w:rsidR="00CE0F00" w:rsidRPr="00C10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ZAMIRAN">
    <w15:presenceInfo w15:providerId="None" w15:userId="ZAMIR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7F"/>
    <w:rsid w:val="00021D76"/>
    <w:rsid w:val="000B6D58"/>
    <w:rsid w:val="00434A9F"/>
    <w:rsid w:val="00442DBF"/>
    <w:rsid w:val="005234FF"/>
    <w:rsid w:val="008732A9"/>
    <w:rsid w:val="009E4D6C"/>
    <w:rsid w:val="00B02D07"/>
    <w:rsid w:val="00B34702"/>
    <w:rsid w:val="00C1013F"/>
    <w:rsid w:val="00C6567F"/>
    <w:rsid w:val="00C901F1"/>
    <w:rsid w:val="00CE0F00"/>
    <w:rsid w:val="00FB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A81E"/>
  <w15:chartTrackingRefBased/>
  <w15:docId w15:val="{4CC05444-8E02-48BA-92A0-3657EAAC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56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5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B347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C887A-C8FF-40B2-A097-30B9556B6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ZAMIRAN</dc:creator>
  <cp:keywords/>
  <dc:description/>
  <cp:lastModifiedBy>ZAMIRAN</cp:lastModifiedBy>
  <cp:revision>6</cp:revision>
  <dcterms:created xsi:type="dcterms:W3CDTF">2024-12-25T15:51:00Z</dcterms:created>
  <dcterms:modified xsi:type="dcterms:W3CDTF">2024-12-25T17:03:00Z</dcterms:modified>
</cp:coreProperties>
</file>